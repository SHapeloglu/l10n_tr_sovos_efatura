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80" w:before="0"/>
        <w:jc w:val="center"/>
      </w:pPr>
      <w:r>
        <w:rPr>
          <w:rFonts w:ascii="Arial" w:cs="Arial" w:eastAsia="Arial" w:hAnsi="Arial"/>
          <w:caps/>
          <w:color w:val="555555"/>
          <w:sz w:val="22"/>
          <w:szCs w:val="22"/>
        </w:rPr>
        <w:t xml:space="preserve">İŞ GEREKSİNİMLERİ ANALİZ DÖKÜMANΙ</w:t>
      </w:r>
    </w:p>
    <w:p>
      <w:pPr>
        <w:spacing w:after="60" w:before="0"/>
        <w:jc w:val="center"/>
      </w:pPr>
      <w:r>
        <w:rPr>
          <w:rFonts w:ascii="Arial" w:cs="Arial" w:eastAsia="Arial" w:hAnsi="Arial"/>
          <w:i/>
          <w:iCs/>
          <w:color w:val="888888"/>
          <w:sz w:val="20"/>
          <w:szCs w:val="20"/>
        </w:rPr>
        <w:t xml:space="preserve">Business Requirements Document</w:t>
      </w:r>
    </w:p>
    <w:p>
      <w:pPr>
        <w:pBdr>
          <w:bottom w:val="single" w:color="D6E8FF" w:sz="2"/>
        </w:pBdr>
        <w:spacing w:after="80" w:before="0"/>
        <w:jc w:val="center"/>
      </w:pPr>
      <w:r>
        <w:t xml:space="preserve"> </w:t>
      </w:r>
    </w:p>
    <w:p>
      <w:pPr>
        <w:spacing w:after="80" w:before="80"/>
      </w:pPr>
      <w:r>
        <w:t xml:space="preserve"/>
      </w:r>
    </w:p>
    <w:p>
      <w:pPr>
        <w:spacing w:after="60" w:before="0"/>
        <w:jc w:val="center"/>
      </w:pPr>
      <w:r>
        <w:rPr>
          <w:rFonts w:ascii="Arial" w:cs="Arial" w:eastAsia="Arial" w:hAnsi="Arial"/>
          <w:b/>
          <w:bCs/>
          <w:color w:val="1B3A6B"/>
          <w:sz w:val="52"/>
          <w:szCs w:val="52"/>
        </w:rPr>
        <w:t xml:space="preserve">Odoo 18 Community</w:t>
      </w:r>
    </w:p>
    <w:p>
      <w:pPr>
        <w:spacing w:after="60" w:before="0"/>
        <w:jc w:val="center"/>
      </w:pPr>
      <w:r>
        <w:rPr>
          <w:rFonts w:ascii="Arial" w:cs="Arial" w:eastAsia="Arial" w:hAnsi="Arial"/>
          <w:color w:val="2E6DB4"/>
          <w:sz w:val="44"/>
          <w:szCs w:val="44"/>
        </w:rPr>
        <w:t xml:space="preserve">×</w:t>
      </w:r>
    </w:p>
    <w:p>
      <w:pPr>
        <w:pBdr>
          <w:bottom w:val="single" w:color="D6E8FF" w:sz="4"/>
        </w:pBdr>
        <w:spacing w:after="200" w:before="0"/>
        <w:jc w:val="center"/>
      </w:pPr>
      <w:r>
        <w:rPr>
          <w:rFonts w:ascii="Arial" w:cs="Arial" w:eastAsia="Arial" w:hAnsi="Arial"/>
          <w:b/>
          <w:bCs/>
          <w:color w:val="0D6E6E"/>
          <w:sz w:val="44"/>
          <w:szCs w:val="44"/>
        </w:rPr>
        <w:t xml:space="preserve">Sovos e-Fatura / e-Arşiv Entegrasyonu</w:t>
      </w:r>
    </w:p>
    <w:p>
      <w:pPr>
        <w:spacing w:after="160" w:before="1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Proje Adı</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l10n_tr_sovos_efatura Modül Geliştirme</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Döküman Türü</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İş Gereksinimleri Analiz Dökümanı (BRD)</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Versiyon</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1.4 — Haziran 2026</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Hazırlayan</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Proje Analiz Ekibi</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Onay Durumu</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Taslak — Paydaş Onayı Bekleniyor</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İlgili Spec</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Odoo 18 × Sovos e-Fatura Spec v8.0</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Hedef Platform</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Odoo 18.0-20260528 Community (self-hosted)</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Entegratör</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Sovos (eski Foriba) — GİB Özel Entegratör</w:t>
            </w:r>
          </w:p>
        </w:tc>
      </w:tr>
    </w:tbl>
    <w:p>
      <w:pPr>
        <w:spacing w:after="800" w:before="8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 Yönetici Özeti</w:t>
      </w:r>
    </w:p>
    <w:p>
      <w:pPr>
        <w:spacing w:after="80" w:before="80"/>
      </w:pPr>
      <w:r>
        <w:rPr>
          <w:rFonts w:ascii="Arial" w:cs="Arial" w:eastAsia="Arial" w:hAnsi="Arial"/>
          <w:color w:val="1A1A1A"/>
          <w:sz w:val="20"/>
          <w:szCs w:val="20"/>
        </w:rPr>
        <w:t xml:space="preserve">Bu döküman, Odoo 18 Community ERP sistemi ile Sovos e-Belge platformu arasında gerçekleştirilecek e-Fatura ve e-Arşiv Fatura entegrasyonunun iş gereksinimlerini, paydaş beklentilerini, fonksiyonel ve fonksiyonel olmayan gereksinimleri, kısıtları ve başarı kriterlerini tanımlar.</w:t>
      </w:r>
    </w:p>
    <w:p>
      <w:pPr>
        <w:spacing w:after="80" w:before="80"/>
      </w:pPr>
      <w:r>
        <w:t xml:space="preserve"/>
      </w:r>
    </w:p>
    <w:p>
      <w:pPr>
        <w:spacing w:after="80" w:before="80"/>
      </w:pPr>
      <w:r>
        <w:rPr>
          <w:rFonts w:ascii="Arial" w:cs="Arial" w:eastAsia="Arial" w:hAnsi="Arial"/>
          <w:color w:val="1A1A1A"/>
          <w:sz w:val="20"/>
          <w:szCs w:val="20"/>
        </w:rPr>
        <w:t xml:space="preserve">Proje kapsamında geliştirilecek Odoo modülü (l10n_tr_sovos_efatura), Türk Vergi Mevzuatı ve GİB standartlarına tam uyumlu, sektör liderleri Logo Tiger, Mikro, ETA ve Vega ile karşılaştırmalı olarak analiz edilmiş ve birçok alanda bu sistemlerden daha iyi bir çözüm sunmaktadır.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Boyut</w:t>
            </w:r>
          </w:p>
        </w:tc>
        <w:tc>
          <w:tcPr>
            <w:tcW w:type="dxa" w:w="6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Özet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Kapsam</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 Alış (çift yönlü) + Muhasebe fişi + PDF + Kur Farkı</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Kullanıcılar</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 birim çalışanları, mali müşavirler, sistem yöneticileri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Yasal Dayanak</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VUK, GİB e-Fatura/e-Arşiv Tebliğleri, 589 Sıra No'lu Tebliğ</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Sektör Referansı</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Logo Tiger, Mikro, ETA, Vega — kapsamlı araştırma yapıldı</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Öne Çıkan Avantajlar</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 atomik numara, 8 gün uyarısı, hibrit VKN cache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Kapsam Dışı</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e-İrsaliye, e-SMM, e-Defter, e-Beyanname, e-Mutabakat</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2. Proje Arka Planı ve İş İhtiyacı</w:t>
      </w:r>
    </w:p>
    <w:p>
      <w:pPr>
        <w:pStyle w:val="Heading2"/>
        <w:spacing w:after="120" w:before="280"/>
      </w:pPr>
      <w:r>
        <w:rPr>
          <w:rFonts w:ascii="Arial" w:cs="Arial" w:eastAsia="Arial" w:hAnsi="Arial"/>
          <w:b/>
          <w:bCs/>
          <w:color w:val="2E6DB4"/>
          <w:sz w:val="24"/>
          <w:szCs w:val="24"/>
        </w:rPr>
        <w:t xml:space="preserve">2.1 Mevcut Durum</w:t>
      </w:r>
    </w:p>
    <w:p>
      <w:pPr>
        <w:spacing w:after="80" w:before="80"/>
      </w:pPr>
      <w:r>
        <w:rPr>
          <w:rFonts w:ascii="Arial" w:cs="Arial" w:eastAsia="Arial" w:hAnsi="Arial"/>
          <w:color w:val="1A1A1A"/>
          <w:sz w:val="20"/>
          <w:szCs w:val="20"/>
        </w:rPr>
        <w:t xml:space="preserve">Şirket, Odoo 18 Community platformunu ERP sistemi olarak kullanmaktadır. Mevcut durumda e-Fatura işlemleri Odoo dışında manuel olarak yönetilmekte, bu da aşağıdaki sorunlara yol açmaktadır:</w:t>
      </w:r>
    </w:p>
    <w:p>
      <w:pPr>
        <w:pStyle w:val="ListParagraph"/>
        <w:numPr>
          <w:ilvl w:val="0"/>
          <w:numId w:val="2"/>
        </w:numPr>
        <w:spacing w:after="60" w:before="60"/>
      </w:pPr>
      <w:r>
        <w:rPr>
          <w:rFonts w:ascii="Arial" w:cs="Arial" w:eastAsia="Arial" w:hAnsi="Arial"/>
          <w:sz w:val="20"/>
          <w:szCs w:val="20"/>
        </w:rPr>
        <w:t xml:space="preserve">Çift veri girişi: Fatura bilgileri hem Odoo'ya hem de e-Fatura platformuna ayrı ayrı girilmektedir</w:t>
      </w:r>
    </w:p>
    <w:p>
      <w:pPr>
        <w:pStyle w:val="ListParagraph"/>
        <w:numPr>
          <w:ilvl w:val="0"/>
          <w:numId w:val="2"/>
        </w:numPr>
        <w:spacing w:after="60" w:before="60"/>
      </w:pPr>
      <w:r>
        <w:rPr>
          <w:rFonts w:ascii="Arial" w:cs="Arial" w:eastAsia="Arial" w:hAnsi="Arial"/>
          <w:sz w:val="20"/>
          <w:szCs w:val="20"/>
        </w:rPr>
        <w:t xml:space="preserve">Hata riski: Manuel süreç insan kaynaklı hatalara açık, muhasebe kayıtları ile e-Fatura arasında tutarsızlık oluşabilmektedir</w:t>
      </w:r>
    </w:p>
    <w:p>
      <w:pPr>
        <w:pStyle w:val="ListParagraph"/>
        <w:numPr>
          <w:ilvl w:val="0"/>
          <w:numId w:val="2"/>
        </w:numPr>
        <w:spacing w:after="60" w:before="60"/>
      </w:pPr>
      <w:r>
        <w:rPr>
          <w:rFonts w:ascii="Arial" w:cs="Arial" w:eastAsia="Arial" w:hAnsi="Arial"/>
          <w:sz w:val="20"/>
          <w:szCs w:val="20"/>
        </w:rPr>
        <w:t xml:space="preserve">Zaman kaybı: Ay sonu mutabakat süreçleri fazla mesai gerektirmektedir</w:t>
      </w:r>
    </w:p>
    <w:p>
      <w:pPr>
        <w:pStyle w:val="ListParagraph"/>
        <w:numPr>
          <w:ilvl w:val="0"/>
          <w:numId w:val="2"/>
        </w:numPr>
        <w:spacing w:after="60" w:before="60"/>
      </w:pPr>
      <w:r>
        <w:rPr>
          <w:rFonts w:ascii="Arial" w:cs="Arial" w:eastAsia="Arial" w:hAnsi="Arial"/>
          <w:sz w:val="20"/>
          <w:szCs w:val="20"/>
        </w:rPr>
        <w:t xml:space="preserve">Yasal risk: 2026 mevzuat güncellemeleriyle e-Arşiv zorunluluğu kapsamı genişlemiştir</w:t>
      </w:r>
    </w:p>
    <w:p>
      <w:pPr>
        <w:pStyle w:val="ListParagraph"/>
        <w:numPr>
          <w:ilvl w:val="0"/>
          <w:numId w:val="2"/>
        </w:numPr>
        <w:spacing w:after="60" w:before="60"/>
      </w:pPr>
      <w:r>
        <w:rPr>
          <w:rFonts w:ascii="Arial" w:cs="Arial" w:eastAsia="Arial" w:hAnsi="Arial"/>
          <w:sz w:val="20"/>
          <w:szCs w:val="20"/>
        </w:rPr>
        <w:t xml:space="preserve">Raporlama güçlüğü: e-Fatura durumları Odoo raporlarına yansımamaktadır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2.2 İş İhtiyacı</w:t>
      </w:r>
    </w:p>
    <w:p>
      <w:pPr>
        <w:spacing w:after="80" w:before="80"/>
      </w:pPr>
      <w:r>
        <w:rPr>
          <w:rFonts w:ascii="Arial" w:cs="Arial" w:eastAsia="Arial" w:hAnsi="Arial"/>
          <w:color w:val="1A1A1A"/>
          <w:sz w:val="20"/>
          <w:szCs w:val="20"/>
        </w:rPr>
        <w:t xml:space="preserve">Odoo 18 Community ile Sovos e-Belge platformu arasında tam entegrasyon sağlanarak:</w:t>
      </w:r>
    </w:p>
    <w:p>
      <w:pPr>
        <w:pStyle w:val="ListParagraph"/>
        <w:numPr>
          <w:ilvl w:val="0"/>
          <w:numId w:val="2"/>
        </w:numPr>
        <w:spacing w:after="60" w:before="60"/>
      </w:pPr>
      <w:r>
        <w:rPr>
          <w:rFonts w:ascii="Arial" w:cs="Arial" w:eastAsia="Arial" w:hAnsi="Arial"/>
          <w:sz w:val="20"/>
          <w:szCs w:val="20"/>
        </w:rPr>
        <w:t xml:space="preserve">Tek noktadan fatura yönetimi (Odoo içinden e-Fatura kesilmesi)</w:t>
      </w:r>
    </w:p>
    <w:p>
      <w:pPr>
        <w:pStyle w:val="ListParagraph"/>
        <w:numPr>
          <w:ilvl w:val="0"/>
          <w:numId w:val="2"/>
        </w:numPr>
        <w:spacing w:after="60" w:before="60"/>
      </w:pPr>
      <w:r>
        <w:rPr>
          <w:rFonts w:ascii="Arial" w:cs="Arial" w:eastAsia="Arial" w:hAnsi="Arial"/>
          <w:sz w:val="20"/>
          <w:szCs w:val="20"/>
        </w:rPr>
        <w:t xml:space="preserve">Otomatik muhasebe kaydı oluşturulması</w:t>
      </w:r>
    </w:p>
    <w:p>
      <w:pPr>
        <w:pStyle w:val="ListParagraph"/>
        <w:numPr>
          <w:ilvl w:val="0"/>
          <w:numId w:val="2"/>
        </w:numPr>
        <w:spacing w:after="60" w:before="60"/>
      </w:pPr>
      <w:r>
        <w:rPr>
          <w:rFonts w:ascii="Arial" w:cs="Arial" w:eastAsia="Arial" w:hAnsi="Arial"/>
          <w:sz w:val="20"/>
          <w:szCs w:val="20"/>
        </w:rPr>
        <w:t xml:space="preserve">GİB mevzuatına tam uyum sağlanması</w:t>
      </w:r>
    </w:p>
    <w:p>
      <w:pPr>
        <w:pStyle w:val="ListParagraph"/>
        <w:numPr>
          <w:ilvl w:val="0"/>
          <w:numId w:val="2"/>
        </w:numPr>
        <w:spacing w:after="60" w:before="60"/>
      </w:pPr>
      <w:r>
        <w:rPr>
          <w:rFonts w:ascii="Arial" w:cs="Arial" w:eastAsia="Arial" w:hAnsi="Arial"/>
          <w:sz w:val="20"/>
          <w:szCs w:val="20"/>
        </w:rPr>
        <w:t xml:space="preserve">Operasyonel verimliliğin artırılması</w:t>
      </w:r>
    </w:p>
    <w:p>
      <w:pPr>
        <w:pStyle w:val="ListParagraph"/>
        <w:numPr>
          <w:ilvl w:val="0"/>
          <w:numId w:val="2"/>
        </w:numPr>
        <w:spacing w:after="60" w:before="60"/>
      </w:pPr>
      <w:r>
        <w:rPr>
          <w:rFonts w:ascii="Arial" w:cs="Arial" w:eastAsia="Arial" w:hAnsi="Arial"/>
          <w:sz w:val="20"/>
          <w:szCs w:val="20"/>
        </w:rPr>
        <w:t xml:space="preserve">Yasal risklerin minimize edilmesi hedeflenmektedir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2.3 Yasal Çerçeve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Mevzuat</w:t>
            </w:r>
          </w:p>
        </w:tc>
        <w:tc>
          <w:tcPr>
            <w:tcW w:type="dxa" w:w="5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Kapsam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VUK md. 231</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düzenleme süresi — azami 7 gün (VUK md.231). Desteklenen senaryolar: TICARIFATURA, TEMELFATURA, EARSIVFATURA. Kapsam dışı: IHRACAT, YOLCUBERABER</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VUK md. 253</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Belge saklama yükümlülüğü — 10 yıl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e-Fatura Genel Tebliği</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kullanım zorunluluğu ve teknik standartlar</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e-Arşiv Tebliği</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zorunluluğu — 3.000 TL üzeri faturalar (2026)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589 Sıra No'lu VUK Tebliği (31.12.2025)</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2026 e-Arşiv sınırları: 3.000 TL altı kağıt, üzeri e-Arşiv</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TTK</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 faturalarda 8 günlük itiraz süresi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1.2 Standardı</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fatura XML formatı</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KVKK</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Kişisel veri koruma — staging ortamı gereksinimleri</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3. Paydaş Analizi</w:t>
      </w:r>
    </w:p>
    <w:p>
      <w:pPr>
        <w:pStyle w:val="Heading2"/>
        <w:spacing w:after="120" w:before="280"/>
      </w:pPr>
      <w:r>
        <w:rPr>
          <w:rFonts w:ascii="Arial" w:cs="Arial" w:eastAsia="Arial" w:hAnsi="Arial"/>
          <w:b/>
          <w:bCs/>
          <w:color w:val="2E6DB4"/>
          <w:sz w:val="24"/>
          <w:szCs w:val="24"/>
        </w:rPr>
        <w:t xml:space="preserve">3.1 Paydaş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Paydaş</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2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Beklenti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 Birimi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Birincil kullanıcı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Kolay fatura kesimi, otomatik muhasebe, hata azaltma</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 Müşavir</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Birincil kullanıcı</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uyumu, hızlı raporlama, Ba/Bs kolaylığı</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Yöneticisi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yönetici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Kolay yapılandırma, izleme, sorun giderme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Üst Yönetim</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Karar verici</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Maliyet etkinliği, yasal uyum, risk azaltma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Satış/Operasyon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Dolaylı kullanıcı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takibi, alıcı kabul durumu</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Servis sağlayıcı</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API kullanım standartlarına uyum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Yasal otorite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Mevzuat ve teknik standart uyumu</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3.2 Kullanıcı Hikayeleri</w:t>
      </w:r>
    </w:p>
    <w:p>
      <w:pPr>
        <w:pStyle w:val="Heading3"/>
        <w:spacing w:after="80" w:before="180"/>
      </w:pPr>
      <w:r>
        <w:rPr>
          <w:rFonts w:ascii="Arial" w:cs="Arial" w:eastAsia="Arial" w:hAnsi="Arial"/>
          <w:b/>
          <w:bCs/>
          <w:color w:val="0D6E6E"/>
          <w:sz w:val="21"/>
          <w:szCs w:val="21"/>
        </w:rPr>
        <w:t xml:space="preserve">Muhasebe Çalışanı</w:t>
      </w:r>
    </w:p>
    <w:p>
      <w:pPr>
        <w:pStyle w:val="ListParagraph"/>
        <w:numPr>
          <w:ilvl w:val="0"/>
          <w:numId w:val="2"/>
        </w:numPr>
        <w:spacing w:after="60" w:before="60"/>
      </w:pPr>
      <w:r>
        <w:rPr>
          <w:rFonts w:ascii="Arial" w:cs="Arial" w:eastAsia="Arial" w:hAnsi="Arial"/>
          <w:sz w:val="20"/>
          <w:szCs w:val="20"/>
        </w:rPr>
        <w:t xml:space="preserve">'Faturayı Odoo'da onayladığımda otomatik olarak GİB'e iletilsin istiyorum.'</w:t>
      </w:r>
    </w:p>
    <w:p>
      <w:pPr>
        <w:pStyle w:val="ListParagraph"/>
        <w:numPr>
          <w:ilvl w:val="0"/>
          <w:numId w:val="2"/>
        </w:numPr>
        <w:spacing w:after="60" w:before="60"/>
      </w:pPr>
      <w:r>
        <w:rPr>
          <w:rFonts w:ascii="Arial" w:cs="Arial" w:eastAsia="Arial" w:hAnsi="Arial"/>
          <w:sz w:val="20"/>
          <w:szCs w:val="20"/>
        </w:rPr>
        <w:t xml:space="preserve">'Fatura gönderimi başarısız olduğunda ne yapacağımı açıkça görmek istiyorum.'</w:t>
      </w:r>
    </w:p>
    <w:p>
      <w:pPr>
        <w:pStyle w:val="ListParagraph"/>
        <w:numPr>
          <w:ilvl w:val="0"/>
          <w:numId w:val="2"/>
        </w:numPr>
        <w:spacing w:after="60" w:before="60"/>
      </w:pPr>
      <w:r>
        <w:rPr>
          <w:rFonts w:ascii="Arial" w:cs="Arial" w:eastAsia="Arial" w:hAnsi="Arial"/>
          <w:sz w:val="20"/>
          <w:szCs w:val="20"/>
        </w:rPr>
        <w:t xml:space="preserve">'Ay sonunda tüm e-Faturaları toplu gönderebilmek istiyorum.'</w:t>
      </w:r>
    </w:p>
    <w:p>
      <w:pPr>
        <w:pStyle w:val="ListParagraph"/>
        <w:numPr>
          <w:ilvl w:val="0"/>
          <w:numId w:val="2"/>
        </w:numPr>
        <w:spacing w:after="60" w:before="60"/>
      </w:pPr>
      <w:r>
        <w:rPr>
          <w:rFonts w:ascii="Arial" w:cs="Arial" w:eastAsia="Arial" w:hAnsi="Arial"/>
          <w:sz w:val="20"/>
          <w:szCs w:val="20"/>
        </w:rPr>
        <w:t xml:space="preserve">'Gelen alış faturalarını Odoo'da görmek ve muhasebe kaydını otomatik oluşturmak istiyorum.'</w:t>
      </w:r>
    </w:p>
    <w:p>
      <w:pPr>
        <w:spacing w:after="60" w:before="60"/>
      </w:pPr>
      <w:r>
        <w:t xml:space="preserve"/>
      </w:r>
    </w:p>
    <w:p>
      <w:pPr>
        <w:pStyle w:val="Heading3"/>
        <w:spacing w:after="80" w:before="180"/>
      </w:pPr>
      <w:r>
        <w:rPr>
          <w:rFonts w:ascii="Arial" w:cs="Arial" w:eastAsia="Arial" w:hAnsi="Arial"/>
          <w:b/>
          <w:bCs/>
          <w:color w:val="0D6E6E"/>
          <w:sz w:val="21"/>
          <w:szCs w:val="21"/>
        </w:rPr>
        <w:t xml:space="preserve">Mali Müşavir</w:t>
      </w:r>
    </w:p>
    <w:p>
      <w:pPr>
        <w:pStyle w:val="ListParagraph"/>
        <w:numPr>
          <w:ilvl w:val="0"/>
          <w:numId w:val="2"/>
        </w:numPr>
        <w:spacing w:after="60" w:before="60"/>
      </w:pPr>
      <w:r>
        <w:rPr>
          <w:rFonts w:ascii="Arial" w:cs="Arial" w:eastAsia="Arial" w:hAnsi="Arial"/>
          <w:sz w:val="20"/>
          <w:szCs w:val="20"/>
        </w:rPr>
        <w:t xml:space="preserve">'TICARIFATURA'da alıcının 8 gün içinde yanıt vermemesi durumunda uyarı almak istiyorum.'</w:t>
      </w:r>
    </w:p>
    <w:p>
      <w:pPr>
        <w:pStyle w:val="ListParagraph"/>
        <w:numPr>
          <w:ilvl w:val="0"/>
          <w:numId w:val="2"/>
        </w:numPr>
        <w:spacing w:after="60" w:before="60"/>
      </w:pPr>
      <w:r>
        <w:rPr>
          <w:rFonts w:ascii="Arial" w:cs="Arial" w:eastAsia="Arial" w:hAnsi="Arial"/>
          <w:sz w:val="20"/>
          <w:szCs w:val="20"/>
        </w:rPr>
        <w:t xml:space="preserve">'Kur farkı faturası oluşturmak için ayrı bir sisteme geçmek istemiyorum.'</w:t>
      </w:r>
    </w:p>
    <w:p>
      <w:pPr>
        <w:pStyle w:val="ListParagraph"/>
        <w:numPr>
          <w:ilvl w:val="0"/>
          <w:numId w:val="2"/>
        </w:numPr>
        <w:spacing w:after="60" w:before="60"/>
      </w:pPr>
      <w:r>
        <w:rPr>
          <w:rFonts w:ascii="Arial" w:cs="Arial" w:eastAsia="Arial" w:hAnsi="Arial"/>
          <w:sz w:val="20"/>
          <w:szCs w:val="20"/>
        </w:rPr>
        <w:t xml:space="preserve">'e-Fatura durumlarını Odoo içinde tek ekrandan takip etmek istiyorum.'</w:t>
      </w:r>
    </w:p>
    <w:p>
      <w:pPr>
        <w:spacing w:after="60" w:before="60"/>
      </w:pPr>
      <w:r>
        <w:t xml:space="preserve"/>
      </w:r>
    </w:p>
    <w:p>
      <w:pPr>
        <w:pStyle w:val="Heading3"/>
        <w:spacing w:after="80" w:before="180"/>
      </w:pPr>
      <w:r>
        <w:rPr>
          <w:rFonts w:ascii="Arial" w:cs="Arial" w:eastAsia="Arial" w:hAnsi="Arial"/>
          <w:b/>
          <w:bCs/>
          <w:color w:val="0D6E6E"/>
          <w:sz w:val="21"/>
          <w:szCs w:val="21"/>
        </w:rPr>
        <w:t xml:space="preserve">Sistem Yöneticisi</w:t>
      </w:r>
    </w:p>
    <w:p>
      <w:pPr>
        <w:pStyle w:val="ListParagraph"/>
        <w:numPr>
          <w:ilvl w:val="0"/>
          <w:numId w:val="2"/>
        </w:numPr>
        <w:spacing w:after="60" w:before="60"/>
      </w:pPr>
      <w:r>
        <w:rPr>
          <w:rFonts w:ascii="Arial" w:cs="Arial" w:eastAsia="Arial" w:hAnsi="Arial"/>
          <w:sz w:val="20"/>
          <w:szCs w:val="20"/>
        </w:rPr>
        <w:t xml:space="preserve">'Sovos bağlantı bilgilerini kolayca test edebilmek istiyorum.'</w:t>
      </w:r>
    </w:p>
    <w:p>
      <w:pPr>
        <w:pStyle w:val="ListParagraph"/>
        <w:numPr>
          <w:ilvl w:val="0"/>
          <w:numId w:val="2"/>
        </w:numPr>
        <w:spacing w:after="60" w:before="60"/>
      </w:pPr>
      <w:r>
        <w:rPr>
          <w:rFonts w:ascii="Arial" w:cs="Arial" w:eastAsia="Arial" w:hAnsi="Arial"/>
          <w:sz w:val="20"/>
          <w:szCs w:val="20"/>
        </w:rPr>
        <w:t xml:space="preserve">'Her şirkete ayrı Sovos hesabı tanımlayabilmek istiyorum.'</w:t>
      </w:r>
    </w:p>
    <w:p>
      <w:pPr>
        <w:pStyle w:val="ListParagraph"/>
        <w:numPr>
          <w:ilvl w:val="0"/>
          <w:numId w:val="2"/>
        </w:numPr>
        <w:spacing w:after="60" w:before="60"/>
      </w:pPr>
      <w:r>
        <w:rPr>
          <w:rFonts w:ascii="Arial" w:cs="Arial" w:eastAsia="Arial" w:hAnsi="Arial"/>
          <w:sz w:val="20"/>
          <w:szCs w:val="20"/>
        </w:rPr>
        <w:t xml:space="preserve">'Cron hataları oluştuğunda anında bildirim almak istiyorum.'</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4. Fonksiyonel Gereksinimler</w:t>
      </w:r>
    </w:p>
    <w:p>
      <w:pPr>
        <w:pStyle w:val="Heading2"/>
        <w:spacing w:after="120" w:before="280"/>
      </w:pPr>
      <w:r>
        <w:rPr>
          <w:rFonts w:ascii="Arial" w:cs="Arial" w:eastAsia="Arial" w:hAnsi="Arial"/>
          <w:b/>
          <w:bCs/>
          <w:color w:val="2E6DB4"/>
          <w:sz w:val="24"/>
          <w:szCs w:val="24"/>
        </w:rPr>
        <w:t xml:space="preserve">4.1 e-Fatura Gönderme (Satış)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Tekil Gönderim</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action_post() ile fatura onaylandığında otomatik e-Fatura iletimi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listesinden çoklu seçim ile toplu gönderim (max 50/batch)</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Belge Türü Tespiti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sorgusuyla e-Fatura/e-Arşiv otomatik belirlenmesi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Senaryo Seçimi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TICARIFATURA/TEMELFATURA kullanıcı seçimi (cari karttan öndeğer)</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Üretimi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15" w:author="Claude" w:date="2026-06-13T00:00:00Z">
              <w:r>
                <w:rPr>
                  <w:rFonts w:ascii="Arial" w:cs="Arial" w:eastAsia="Arial" w:hAnsi="Arial"/>
                  <w:color w:val="1A1A1A"/>
                  <w:sz w:val="18"/>
                  <w:szCs w:val="18"/>
                </w:rPr>
                <w:delText xml:space="preserve">account.move → UBL-TR 2.1/TR1.2 XML dönüşümü</w:delText>
              </w:r>
            </w:del>
            <w:ins w:id="116" w:author="Claude" w:date="2026-06-13T00:00:00Z">
              <w:r>
                <w:rPr>
                  <w:rFonts w:ascii="Arial" w:cs="Arial" w:eastAsia="Arial" w:hAnsi="Arial"/>
                  <w:color w:val="1A1A1A"/>
                  <w:sz w:val="18"/>
                  <w:szCs w:val="18"/>
                </w:rPr>
                <w:t xml:space="preserve">account.move → UBL-TR XML dönüşümü. Doğru değerler: UBLVersionID="2.1", CustomizationID="TR1.2" (katalog versiyonu UBL-TR 1.2.1'dir; UBLVersionID ile karıştırılmamalı). CopyIndicator alanı zorunludur: asıl fatura için "false", suret için "true". IssueTime zorunlu değildir; gönderilirse Saat:Dakika:Saniye formatında ve UTC/yerel saat tutarlılığı sağlanmalıdır. (UBL-TR Katalog v1.2.1)</w:t>
              </w:r>
            </w:ins>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FR-06</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XSD Validasyon</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Gönderim öncesi GİB XSD şema kontrolü</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Gönderim öncesi GİB Schematron iş kuralı kontrolü</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FR-08</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Atomik Numara</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numarası çakışma riskini sıfırlayan rezervasyon mekanizması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Gönderim öncesi HTML render önizleme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FR-10</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İade Faturası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InvoiceTypeCode=IADE, BillingReference ile orijinal UUID</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Dövizli Fatura</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19" w:author="Claude" w:date="2026-06-13T00:00:00Z">
              <w:r>
                <w:rPr>
                  <w:rFonts w:ascii="Arial" w:cs="Arial" w:eastAsia="Arial" w:hAnsi="Arial"/>
                  <w:color w:val="1A1A1A"/>
                  <w:sz w:val="18"/>
                  <w:szCs w:val="18"/>
                </w:rPr>
                <w:delText xml:space="preserve">TRY dışı para birimi + döviz kuru zorunlu alan</w:delText>
              </w:r>
            </w:del>
            <w:ins w:id="120" w:author="Claude" w:date="2026-06-13T00:00:00Z">
              <w:r>
                <w:rPr>
                  <w:rFonts w:ascii="Arial" w:cs="Arial" w:eastAsia="Arial" w:hAnsi="Arial"/>
                  <w:color w:val="1A1A1A"/>
                  <w:sz w:val="18"/>
                  <w:szCs w:val="18"/>
                </w:rPr>
                <w:t xml:space="preserve">TRY dışı para birimi + döviz kuru zorunlu alan. Edge case: %100 iskonto uygulanarak 0 tutarlı (0 KDV'li) fatura kesilebilir; bu durum için validasyon kuralı engel çıkarmamalı, sistem sıfır tutarlı faturayı geçerli kabul etmeli. (Sovos SSS Soru 9)</w:t>
              </w:r>
            </w:ins>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Kur Farkı Faturası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Wizard tabanlı manuel tetikli kur farkı faturası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P2</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E-posta</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partner.email → Sovos ReceiverEmail — otomatik iletim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Arşivi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Sovos'tan PDF çekip ir.attachment olarak saklama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PDF İndirme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Seçili faturalar için ZIP formatında toplu PDF</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P2</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4.2 Alış Faturası Alma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Senkronizasyon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09" w:author="Claude" w:date="2026-06-13T00:00:00Z">
              <w:r>
                <w:rPr>
                  <w:rFonts w:ascii="Arial" w:cs="Arial" w:eastAsia="Arial" w:hAnsi="Arial"/>
                  <w:color w:val="1A1A1A"/>
                  <w:sz w:val="18"/>
                  <w:szCs w:val="18"/>
                </w:rPr>
                <w:delText xml:space="preserve">ir.cron (15 dk) ile gelen fatura çekme</w:delText>
              </w:r>
            </w:del>
            <w:ins w:id="110" w:author="Claude" w:date="2026-06-13T00:00:00Z">
              <w:r>
                <w:rPr>
                  <w:rFonts w:ascii="Arial" w:cs="Arial" w:eastAsia="Arial" w:hAnsi="Arial"/>
                  <w:color w:val="1A1A1A"/>
                  <w:sz w:val="18"/>
                  <w:szCs w:val="18"/>
                </w:rPr>
                <w:t xml:space="preserve">ir.cron (15 dk) ile gelen fatura çekme. ⚠ Kısıt: getUBLList maksimum 1 günlük tarih aralığı destekler; her 15 dk'lık sorguda FromDate-ToDate aralığı buna göre yönetilmeli. (Sovos SSS WS API Soru 3, Soru 5, Soru 10)</w:t>
              </w:r>
            </w:ins>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FR-17</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Duplikat Kontrol</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bazlı kendi DB'de tekrar kontrolü</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 Eşleme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fazlı akıllı eşleme motoru (incoming_matcher): Faz 1 VKN kesin + ticari unvan fuzzy (difflib ≥0.85 otomatik, 0.60-0.84 öneri); Faz 2 öğrenen tablo (efatura_product_mapping) + UBL SellersItemIdentification kodu; Faz 3 bekletme kuyruğu + toplu onay wizard (sovos.incoming.match.wizard). Eşleme öğrenilir: bir kez onaylanınca aynı tedarikçiden aynı açıklama gelince otomatik uygulanır.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FR-19</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Partner Bulunamazsa</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Güven skoru &lt;0.60 → bekletme kuyruğu (x_efatura_match_status=pending). Kullanıcı "Bekleyen Gelen Faturalar" menüsünden toplu onay wizard'ını açar; partner ve ürün satırlarını eşler; onaylar → fatura oluşturulur + öğrenen tabloya kaydedilir.</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Akışı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bırak — kullanıcı KABUL/RED → POSTED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FR-21</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TEMELFATURA Auto-Post</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Şirket ayarına göre otomatik POSTED</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Uygulama Yanıtı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11" w:author="Claude" w:date="2026-06-13T00:00:00Z">
              <w:r>
                <w:rPr>
                  <w:rFonts w:ascii="Arial" w:cs="Arial" w:eastAsia="Arial" w:hAnsi="Arial"/>
                  <w:color w:val="1A1A1A"/>
                  <w:sz w:val="18"/>
                  <w:szCs w:val="18"/>
                </w:rPr>
                <w:delText xml:space="preserve">KABUL/RED ApplicationResponse gönderimi</w:delText>
              </w:r>
            </w:del>
            <w:ins w:id="112" w:author="Claude" w:date="2026-06-13T00:00:00Z">
              <w:r>
                <w:rPr>
                  <w:rFonts w:ascii="Arial" w:cs="Arial" w:eastAsia="Arial" w:hAnsi="Arial"/>
                  <w:color w:val="1A1A1A"/>
                  <w:sz w:val="18"/>
                  <w:szCs w:val="18"/>
                </w:rPr>
                <w:t xml:space="preserve">KABUL/RED ApplicationResponse gönderimi. 8 gün içinde birden fazla uygulama yanıtı gönderilebilir; en son gönderilen geçerlidir. Kullanıcıya mevcut yanıt durumu gösterilmeli ve değiştirme imkânı sunulmalı. Bazı alıcı sistemler birden fazla yanıta izin vermeyebilir; bu durumda alıcı sistem güncellenmesi için bilgilendirme yapılır. (Sovos SSS Soru 5)</w:t>
              </w:r>
            </w:ins>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FR-23</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 Gün Takibi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 için yanıt son tarihi ve uyarı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4.3 Muhasebe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Muhasebe Fişi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TDHP 120/600/391 otomatik kayıt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FR-25</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Muhasebe Fişi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TDHP 320/190/gider hesabı otomatik kayıt</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Gider Hesabı Eşleme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product.template'den otomatik — boş bırakılamaz</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FR-27</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KDV Eşleme</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TaxSubtotal oran → account.tax otomatik eşleme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4.4 Durum Yönetimi ve Takip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Durum Takibi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GİB'ten durum sorgulama — e-Fatura/e-Arşiv ayrı servisler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FR-29</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Dashboard</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bazlı filtrelenmiş Odoo görünümleri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Inline Hata Bandı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UserError modal yerine kullanıcı dostu inline bildirim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FR-31</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Admin Bildirimi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Cron hatası ve kritik olaylar için anında Odoo bildirimi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Uyarısı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günde muhasebeci e-posta bildirimi (sektörden iyi)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4.5 İptal ve Yeniden Gönderim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Tekrar Gönderim</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01" w:author="Claude" w:date="2026-06-13T00:00:00Z">
              <w:r>
                <w:rPr>
                  <w:rFonts w:ascii="Arial" w:cs="Arial" w:eastAsia="Arial" w:hAnsi="Arial"/>
                  <w:color w:val="1A1A1A"/>
                  <w:sz w:val="18"/>
                  <w:szCs w:val="18"/>
                </w:rPr>
                <w:delText xml:space="preserve">Teknik hata: aynı UUID, ERP kaydına dokunma (Logo Tiger)</w:delText>
              </w:r>
            </w:del>
            <w:ins w:id="102" w:author="Claude" w:date="2026-06-13T00:00:00Z">
              <w:r>
                <w:rPr>
                  <w:rFonts w:ascii="Arial" w:cs="Arial" w:eastAsia="Arial" w:hAnsi="Arial"/>
                  <w:color w:val="1A1A1A"/>
                  <w:sz w:val="18"/>
                  <w:szCs w:val="18"/>
                </w:rPr>
                <w:t xml:space="preserve">Teknik hata yeniden gönderimi: Fatura ID (numara) aynı kalır; yeni zarf, yeni fatura UUID ve yeni uygulama yanıtı UUID ile yeni gönderim yapılır. ERP kaydına dokunulmaz. (Sovos SSS Soru 18)</w:t>
              </w:r>
            </w:ins>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İptali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del w:id="113" w:author="Claude" w:date="2026-06-13T00:00:00Z">
              <w:r>
                <w:rPr>
                  <w:rFonts w:ascii="Arial" w:cs="Arial" w:eastAsia="Arial" w:hAnsi="Arial"/>
                  <w:color w:val="1A1A1A"/>
                  <w:sz w:val="18"/>
                  <w:szCs w:val="18"/>
                </w:rPr>
                <w:delText xml:space="preserve">Sovos CancelInvoice() API — GİB portala gitme yok</w:delText>
              </w:r>
            </w:del>
            <w:ins w:id="114" w:author="Claude" w:date="2026-06-13T00:00:00Z">
              <w:r>
                <w:rPr>
                  <w:rFonts w:ascii="Arial" w:cs="Arial" w:eastAsia="Arial" w:hAnsi="Arial"/>
                  <w:color w:val="1A1A1A"/>
                  <w:sz w:val="18"/>
                  <w:szCs w:val="18"/>
                </w:rPr>
                <w:t xml:space="preserve">Sovos CancelInvoice() API — GİB portala gitme yok. ⚠ Kısmi iptal mümkün değildir; tam iptal sonrası yeni tutar ile yeni fatura kesilir. ⚠ İptal edilen faturanın seri numarası tekrar kullanılamaz; sıradaki numara ile devam edilir. Kullanıcıya bu kısıtlar onay ekranında açıkça gösterilmeli. (Sovos SSS eArşiv Soru 5, Soru 6)</w:t>
              </w:r>
            </w:ins>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TEMELFATURA İptali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05" w:author="Claude" w:date="2026-06-13T00:00:00Z">
              <w:r>
                <w:rPr>
                  <w:rFonts w:ascii="Arial" w:cs="Arial" w:eastAsia="Arial" w:hAnsi="Arial"/>
                  <w:color w:val="1A1A1A"/>
                  <w:sz w:val="18"/>
                  <w:szCs w:val="18"/>
                </w:rPr>
                <w:delText xml:space="preserve">GİB portal yönlendirme + checkbox onay (Logo Tiger)</w:delText>
              </w:r>
            </w:del>
            <w:ins w:id="106" w:author="Claude" w:date="2026-06-13T00:00:00Z">
              <w:r>
                <w:rPr>
                  <w:rFonts w:ascii="Arial" w:cs="Arial" w:eastAsia="Arial" w:hAnsi="Arial"/>
                  <w:color w:val="1A1A1A"/>
                  <w:sz w:val="18"/>
                  <w:szCs w:val="18"/>
                </w:rPr>
                <w:t xml:space="preserve">1300 statüsüne ulaşmış TEMELFATURA iptal edilemez. Kullanıcıya iki seçenek sunulur: (1) Alıcıdan iade e-Faturası istenmesi — GİB portal bağlantısı + onay checkbox'ı; (2) Alıcı muhasebesine kaydedilmemişse noter veya KEP (Kayıtlı Elektronik Posta) kanalıyla itiraz. (Sovos SSS Soru 4)</w:t>
              </w:r>
            </w:ins>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FR-36</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 Statü Matrisi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İptal edilebilirlik duruma göre — sent (yanıt bekliyor) tek taraflı iptal edilemez; 8 gün bloke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1103 Akışı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03" w:author="Claude" w:date="2026-06-13T00:00:00Z">
              <w:r>
                <w:rPr>
                  <w:rFonts w:ascii="Arial" w:cs="Arial" w:eastAsia="Arial" w:hAnsi="Arial"/>
                  <w:color w:val="1A1A1A"/>
                  <w:sz w:val="18"/>
                  <w:szCs w:val="18"/>
                </w:rPr>
                <w:delText xml:space="preserve">Zorunlu alan hatası: düzelt + aynı UUID tekrar gönder</w:delText>
              </w:r>
            </w:del>
            <w:ins w:id="104" w:author="Claude" w:date="2026-06-13T00:00:00Z">
              <w:r>
                <w:rPr>
                  <w:rFonts w:ascii="Arial" w:cs="Arial" w:eastAsia="Arial" w:hAnsi="Arial"/>
                  <w:color w:val="1A1A1A"/>
                  <w:sz w:val="18"/>
                  <w:szCs w:val="18"/>
                </w:rPr>
                <w:t xml:space="preserve">Zorunlu alan/şema hatası (GİB veya alıcı sistemden hata döndü): faturayı düzelt, Fatura ID aynı kalsın, yeni UUID ile yeniden gönder. ⚠ Dikkat: aynı UUID ile yeniden gönderim 1163 (mükerrer UUID) hatasına yol açar. (Sovos SSS Soru 18)</w:t>
              </w:r>
            </w:ins>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FR-38</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1104 Akışı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Mükerrer numara: admin bildir, iptal + yeni fatura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4.6 Yapılandırma ve Yönetim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Bağlantı Testi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 + ArchiveService ayrı test butonu</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FR-40</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Şirket Bazlı Credentials</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Her şirket kendi Sovos bilgileri — çok şirket desteği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Akıllı güncelleme: 30 günden eski veya boş sorgulanır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Seri Şeması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ir.sequence tabanlı kullanıcı tanımlı seri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Modu</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x_sovos_test_mode — gerçek GİB iletimi yapılmaz</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Tasarımı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portal şablonu — şirket bazlı görsel</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P2</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5. Fonksiyonel Olmayan Gereksinimler</w:t>
      </w:r>
    </w:p>
    <w:p>
      <w:pPr>
        <w:pStyle w:val="Heading2"/>
        <w:spacing w:after="120" w:before="280"/>
      </w:pPr>
      <w:r>
        <w:rPr>
          <w:rFonts w:ascii="Arial" w:cs="Arial" w:eastAsia="Arial" w:hAnsi="Arial"/>
          <w:b/>
          <w:bCs/>
          <w:color w:val="2E6DB4"/>
          <w:sz w:val="24"/>
          <w:szCs w:val="24"/>
        </w:rPr>
        <w:t xml:space="preserve">5.1 Performans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Hedef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Tekil fatura gönderim süresi</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5 saniye (validasyon + Sovos iletimi)</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gönderim (50 fatura)</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5 dakika (500ms bekleme dahil)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sorgusu</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2 saniye (yeni müşteri, canlı sorgu)</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Gelen fatura senkronizasyonu</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30 saniye (15 dk cron, tüm şirketler)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 yükleme</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3 saniye</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indirme (tekil)</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10 saniye</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5.2 Güvenilirlik</w:t>
      </w:r>
    </w:p>
    <w:p>
      <w:pPr>
        <w:pStyle w:val="ListParagraph"/>
        <w:numPr>
          <w:ilvl w:val="0"/>
          <w:numId w:val="2"/>
        </w:numPr>
        <w:spacing w:after="60" w:before="60"/>
      </w:pPr>
      <w:r>
        <w:rPr>
          <w:rFonts w:ascii="Arial" w:cs="Arial" w:eastAsia="Arial" w:hAnsi="Arial"/>
          <w:sz w:val="20"/>
          <w:szCs w:val="20"/>
        </w:rPr>
        <w:t xml:space="preserve">Cron başarısızlıklarında otomatik admin bildirimi — maksimum 5 dakika gecikmesiz</w:t>
      </w:r>
    </w:p>
    <w:p>
      <w:pPr>
        <w:pStyle w:val="ListParagraph"/>
        <w:numPr>
          <w:ilvl w:val="0"/>
          <w:numId w:val="2"/>
        </w:numPr>
        <w:spacing w:after="60" w:before="60"/>
      </w:pPr>
      <w:r>
        <w:rPr>
          <w:rFonts w:ascii="Arial" w:cs="Arial" w:eastAsia="Arial" w:hAnsi="Arial"/>
          <w:sz w:val="20"/>
          <w:szCs w:val="20"/>
        </w:rPr>
        <w:t xml:space="preserve">Atomik fatura numarası: numara çakışması sıfır tolerans</w:t>
      </w:r>
    </w:p>
    <w:p>
      <w:pPr>
        <w:pStyle w:val="ListParagraph"/>
        <w:numPr>
          <w:ilvl w:val="0"/>
          <w:numId w:val="2"/>
        </w:numPr>
        <w:spacing w:after="60" w:before="60"/>
      </w:pPr>
      <w:r>
        <w:rPr>
          <w:rFonts w:ascii="Arial" w:cs="Arial" w:eastAsia="Arial" w:hAnsi="Arial"/>
          <w:sz w:val="20"/>
          <w:szCs w:val="20"/>
        </w:rPr>
        <w:t xml:space="preserve">Teknik hatada exponential backoff (2s→4s→8s, max 3 deneme)</w:t>
      </w:r>
    </w:p>
    <w:p>
      <w:pPr>
        <w:pStyle w:val="ListParagraph"/>
        <w:numPr>
          <w:ilvl w:val="0"/>
          <w:numId w:val="2"/>
        </w:numPr>
        <w:spacing w:after="60" w:before="60"/>
      </w:pPr>
      <w:r>
        <w:rPr>
          <w:rFonts w:ascii="Arial" w:cs="Arial" w:eastAsia="Arial" w:hAnsi="Arial"/>
          <w:sz w:val="20"/>
          <w:szCs w:val="20"/>
        </w:rPr>
        <w:t xml:space="preserve">Sovos servis kesintisinde VKN cache sayesinde fatura akışı devam eder</w:t>
      </w:r>
    </w:p>
    <w:p>
      <w:pPr>
        <w:pStyle w:val="ListParagraph"/>
        <w:numPr>
          <w:ilvl w:val="0"/>
          <w:numId w:val="2"/>
        </w:numPr>
        <w:spacing w:after="60" w:before="60"/>
      </w:pPr>
      <w:r>
        <w:rPr>
          <w:rFonts w:ascii="Arial" w:cs="Arial" w:eastAsia="Arial" w:hAnsi="Arial"/>
          <w:sz w:val="20"/>
          <w:szCs w:val="20"/>
        </w:rPr>
        <w:t xml:space="preserve">Veri kaybı riski sıfır: tüm işlemler PostgreSQL transaction içinde</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5.3 Güvenlik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6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Uygulama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Credentials gizliliği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Password widget — UI'da görünmez, logda maskelenir</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İletim güvenliği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TLS 1.2 minimum zorunlu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Geçici dosya temizliği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XML /tmp'de üretilir, gönderim sonrası silinir</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Çok şirket izolasyonu</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with_company() — şirket A credentials'ı B'ye geçemez</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KVKK uyumu</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Staging'de VKN/ad-soyad anonimleştirilmeli</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Log güvenliği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API hata yanıtlarında kimlik bilgisi loglanmaz</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Validasyon hata erişimi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x_validation_errors — sadece admin görür</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5.4 Ölçeklenebilirlik</w:t>
      </w:r>
    </w:p>
    <w:p>
      <w:pPr>
        <w:pStyle w:val="ListParagraph"/>
        <w:numPr>
          <w:ilvl w:val="0"/>
          <w:numId w:val="2"/>
        </w:numPr>
        <w:spacing w:after="60" w:before="60"/>
      </w:pPr>
      <w:r>
        <w:rPr>
          <w:rFonts w:ascii="Arial" w:cs="Arial" w:eastAsia="Arial" w:hAnsi="Arial"/>
          <w:sz w:val="20"/>
          <w:szCs w:val="20"/>
        </w:rPr>
        <w:t xml:space="preserve">Çok şirket: tek ir.cron tüm aktif şirketleri döngüyle — sınırsız şirket</w:t>
      </w:r>
    </w:p>
    <w:p>
      <w:pPr>
        <w:pStyle w:val="ListParagraph"/>
        <w:numPr>
          <w:ilvl w:val="0"/>
          <w:numId w:val="2"/>
        </w:numPr>
        <w:spacing w:after="60" w:before="60"/>
      </w:pPr>
      <w:r>
        <w:rPr>
          <w:rFonts w:ascii="Arial" w:cs="Arial" w:eastAsia="Arial" w:hAnsi="Arial"/>
          <w:sz w:val="20"/>
          <w:szCs w:val="20"/>
        </w:rPr>
        <w:t xml:space="preserve">Toplu gönderim: 50/batch önerilir, Sovos rate limit teyidine göre artırılabilir</w:t>
      </w:r>
    </w:p>
    <w:p>
      <w:pPr>
        <w:pStyle w:val="ListParagraph"/>
        <w:numPr>
          <w:ilvl w:val="0"/>
          <w:numId w:val="2"/>
        </w:numPr>
        <w:spacing w:after="60" w:before="60"/>
      </w:pPr>
      <w:r>
        <w:rPr>
          <w:rFonts w:ascii="Arial" w:cs="Arial" w:eastAsia="Arial" w:hAnsi="Arial"/>
          <w:sz w:val="20"/>
          <w:szCs w:val="20"/>
        </w:rPr>
        <w:t xml:space="preserve">VKN cache 30 günlük filtre — binlerce partner ile performanslı çalışır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5.5 Bakım ve Sürdürülebilirlik</w:t>
      </w:r>
    </w:p>
    <w:p>
      <w:pPr>
        <w:pStyle w:val="ListParagraph"/>
        <w:numPr>
          <w:ilvl w:val="0"/>
          <w:numId w:val="2"/>
        </w:numPr>
        <w:spacing w:after="60" w:before="60"/>
      </w:pPr>
      <w:r>
        <w:rPr>
          <w:rFonts w:ascii="Arial" w:cs="Arial" w:eastAsia="Arial" w:hAnsi="Arial"/>
          <w:sz w:val="20"/>
          <w:szCs w:val="20"/>
        </w:rPr>
        <w:t xml:space="preserve">GİB Schematron güncellemesi: şema dosyaları modül içinde, Odoo güncelleme ile dağıtılır</w:t>
      </w:r>
    </w:p>
    <w:p>
      <w:pPr>
        <w:pStyle w:val="ListParagraph"/>
        <w:numPr>
          <w:ilvl w:val="0"/>
          <w:numId w:val="2"/>
        </w:numPr>
        <w:spacing w:after="60" w:before="60"/>
      </w:pPr>
      <w:r>
        <w:rPr>
          <w:rFonts w:ascii="Arial" w:cs="Arial" w:eastAsia="Arial" w:hAnsi="Arial"/>
          <w:sz w:val="20"/>
          <w:szCs w:val="20"/>
        </w:rPr>
        <w:t xml:space="preserve">Sovos API versiyon değişikliği: servis katmanı ayrı — değişiklik izole</w:t>
      </w:r>
    </w:p>
    <w:p>
      <w:pPr>
        <w:pStyle w:val="ListParagraph"/>
        <w:numPr>
          <w:ilvl w:val="0"/>
          <w:numId w:val="2"/>
        </w:numPr>
        <w:spacing w:after="60" w:before="60"/>
      </w:pPr>
      <w:r>
        <w:rPr>
          <w:rFonts w:ascii="Arial" w:cs="Arial" w:eastAsia="Arial" w:hAnsi="Arial"/>
          <w:sz w:val="20"/>
          <w:szCs w:val="20"/>
        </w:rPr>
        <w:t xml:space="preserve">Yeni şirket ekleme: Ayarlar ekranından yapılandırma, kod değişikliği gerekmez</w:t>
      </w:r>
    </w:p>
    <w:p>
      <w:pPr>
        <w:pStyle w:val="ListParagraph"/>
        <w:numPr>
          <w:ilvl w:val="0"/>
          <w:numId w:val="2"/>
        </w:numPr>
        <w:spacing w:after="60" w:before="60"/>
      </w:pPr>
      <w:r>
        <w:rPr>
          <w:rFonts w:ascii="Arial" w:cs="Arial" w:eastAsia="Arial" w:hAnsi="Arial"/>
          <w:sz w:val="20"/>
          <w:szCs w:val="20"/>
        </w:rPr>
        <w:t xml:space="preserve">Odoo versiyon yükseltme: Odoo ORM ve API'ye bağımlılık minimize edilmiş</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6. İş Süreci Akışları</w:t>
      </w:r>
    </w:p>
    <w:p>
      <w:pPr>
        <w:pStyle w:val="Heading2"/>
        <w:spacing w:after="120" w:before="280"/>
      </w:pPr>
      <w:r>
        <w:rPr>
          <w:rFonts w:ascii="Arial" w:cs="Arial" w:eastAsia="Arial" w:hAnsi="Arial"/>
          <w:b/>
          <w:bCs/>
          <w:color w:val="2E6DB4"/>
          <w:sz w:val="24"/>
          <w:szCs w:val="24"/>
        </w:rPr>
        <w:t xml:space="preserve">6.1 Satış Faturası İş Akışı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2826"/>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Adım</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Aktör</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Aksiyon</w:t>
            </w:r>
          </w:p>
        </w:tc>
        <w:tc>
          <w:tcPr>
            <w:tcW w:type="dxa" w:w="2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Sistem Tepkisi</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Odoo'da fatura oluştur</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 draft</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Senaryo seçimi (fatura formunda)</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Cari karttan öndeğer gelir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Önizleme (opsiyonel)</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HTML render, validasyon gösterilir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Deftere Al (action_post)</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Ön kontroller çalışır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kontrolü</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Cari karttan oku / canlı sorgu</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XSD + Schematron validasyon</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Hata: inline bant, dur / Geçti: devam</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rezervasyonu</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Numara kilitlendi</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Sovos'a gönderim</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 EnvelopeUUID alındı</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(30 dk)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GetEnvelopeStatus / GetInvoiceDocument</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güncelleme</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accepted/rejected → inline bant</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6.2 Alış Faturası İş Akışı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2826"/>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Adım</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Aktör</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Aksiyon</w:t>
            </w:r>
          </w:p>
        </w:tc>
        <w:tc>
          <w:tcPr>
            <w:tcW w:type="dxa" w:w="2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Sistem Tepkisi</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(15 dk)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GetUblList(INBOUND)</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kontrol</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Varsa atla / yoksa işle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 parse</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account.move(in_invoice) oluştur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Partner eşle</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 res.partner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(TICARIFATURA)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bırak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Dashboard'da göster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5b</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KABUL/RED seç</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ApplicationResponse gönderilir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5c</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takibi</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günde e-posta uyarısı</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Deftere Al</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 fişi oluşur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7. Veri Gereksinimleri</w:t>
      </w:r>
    </w:p>
    <w:p>
      <w:pPr>
        <w:pStyle w:val="Heading2"/>
        <w:spacing w:after="120" w:before="280"/>
      </w:pPr>
      <w:r>
        <w:rPr>
          <w:rFonts w:ascii="Arial" w:cs="Arial" w:eastAsia="Arial" w:hAnsi="Arial"/>
          <w:b/>
          <w:bCs/>
          <w:color w:val="2E6DB4"/>
          <w:sz w:val="24"/>
          <w:szCs w:val="24"/>
        </w:rPr>
        <w:t xml:space="preserve">7.1 Yeni Veri Alanları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İş Gerekçesi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x_sovos_uuid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Char(36)</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fatura kimliği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x_efatura_status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takibi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x_efatura_scenario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TICARIFATURA/TEMELFATURA</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x_inv_response_deadline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 gün uyarısı için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x_reserved_number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Char(50)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rezervasyonu</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x_validation_errors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Text</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Schematron/XSD hata detayı</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x_efatura_type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 e-Fatura/e-Arşiv</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x_efatura_type_updated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Cache güncelleme tarihi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x_default_scenario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Cari kart varsayılan senaryo</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x_vergi_dairesi</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Char(100)</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UBL-TR zorunlu alan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x_ubl_code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product.uom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 birim kodu (C62, KGM...)</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x_gtip</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product.template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GTİP kodu — ihracat</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x_gib_status_code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Son GİB durum kodu — durum geçişi takibi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x_gib_admin_notified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Boolean</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del w:id="117" w:author="Claude" w:date="2026-06-13T00:00:00Z">
              <w:r>
                <w:rPr/>
                <w:delText xml:space="preserve">1215 kodu için admin bildirim tekrarsız gidenş kontrolü</w:delText>
              </w:r>
            </w:del>
            <w:ins w:id="118" w:author="Claude" w:date="2026-06-13T00:00:00Z">
              <w:r>
                <w:rPr/>
                <w:t xml:space="preserve">1215 (DOKUMAN GONDERIMI BASARISIZ — TEKRAR GONDERME SONLANDI) kodu için admin bildirim; tekrarsız gönderim kontrolü. ⚠ Kritik: 1215 durumundaki zarftaki fatura ve uygulama yanıtları hükümsüz sayılır ve kesinlikle tekrar gönderilmemelidir. Bunun yerine yeni UUID ile yeni gönderim başlatılır. (Sovos SSS Soru 18)</w:t>
              </w:r>
            </w:ins>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x_efatura_alias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Char(50)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GB kodu (alias); boş ise VKN kullanılır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x_sovos_identifier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res.company</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Gönderici posta kutusu (GB kodu) — SendUBL SenderIdentifier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x_sovos_admin_email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res.company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hata bildirimi için admin e-posta adresi</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7.2 Veri Bütünlüğü Kuralları</w:t>
      </w:r>
    </w:p>
    <w:p>
      <w:pPr>
        <w:pStyle w:val="ListParagraph"/>
        <w:numPr>
          <w:ilvl w:val="0"/>
          <w:numId w:val="2"/>
        </w:numPr>
        <w:spacing w:after="60" w:before="60"/>
      </w:pPr>
      <w:r>
        <w:rPr>
          <w:rFonts w:ascii="Arial" w:cs="Arial" w:eastAsia="Arial" w:hAnsi="Arial"/>
          <w:sz w:val="20"/>
          <w:szCs w:val="20"/>
        </w:rPr>
        <w:t xml:space="preserve">x_sovos_uuid: satış ve alış için ayrı unique constraint</w:t>
      </w:r>
    </w:p>
    <w:p>
      <w:pPr>
        <w:pStyle w:val="ListParagraph"/>
        <w:numPr>
          <w:ilvl w:val="0"/>
          <w:numId w:val="2"/>
        </w:numPr>
        <w:spacing w:after="60" w:before="60"/>
      </w:pPr>
      <w:r>
        <w:rPr>
          <w:rFonts w:ascii="Arial" w:cs="Arial" w:eastAsia="Arial" w:hAnsi="Arial"/>
          <w:sz w:val="20"/>
          <w:szCs w:val="20"/>
        </w:rPr>
        <w:t xml:space="preserve">x_reserved_number: confirmed durumunda değiştirilemez</w:t>
      </w:r>
    </w:p>
    <w:p>
      <w:pPr>
        <w:pStyle w:val="ListParagraph"/>
        <w:numPr>
          <w:ilvl w:val="0"/>
          <w:numId w:val="2"/>
        </w:numPr>
        <w:spacing w:after="60" w:before="60"/>
      </w:pPr>
      <w:r>
        <w:rPr>
          <w:rFonts w:ascii="Arial" w:cs="Arial" w:eastAsia="Arial" w:hAnsi="Arial"/>
          <w:sz w:val="20"/>
          <w:szCs w:val="20"/>
        </w:rPr>
        <w:t xml:space="preserve">partner.vat: e-Fatura gönderiminde 10 veya 11 hane zorunlu</w:t>
      </w:r>
    </w:p>
    <w:p>
      <w:pPr>
        <w:pStyle w:val="ListParagraph"/>
        <w:numPr>
          <w:ilvl w:val="0"/>
          <w:numId w:val="2"/>
        </w:numPr>
        <w:spacing w:after="60" w:before="60"/>
      </w:pPr>
      <w:r>
        <w:rPr>
          <w:rFonts w:ascii="Arial" w:cs="Arial" w:eastAsia="Arial" w:hAnsi="Arial"/>
          <w:sz w:val="20"/>
          <w:szCs w:val="20"/>
        </w:rPr>
        <w:t xml:space="preserve">invoice_date: action_post() anında max T-7 kontrolü</w:t>
      </w:r>
    </w:p>
    <w:p>
      <w:pPr>
        <w:pStyle w:val="ListParagraph"/>
        <w:numPr>
          <w:ilvl w:val="0"/>
          <w:numId w:val="2"/>
        </w:numPr>
        <w:spacing w:after="60" w:before="60"/>
      </w:pPr>
      <w:r>
        <w:rPr>
          <w:rFonts w:ascii="Arial" w:cs="Arial" w:eastAsia="Arial" w:hAnsi="Arial"/>
          <w:sz w:val="20"/>
          <w:szCs w:val="20"/>
        </w:rPr>
        <w:t xml:space="preserve">x_inv_response_deadline: sadece TICARIFATURA giden faturalarda set edilir</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8. Entegrasyon Gereksinimleri</w:t>
      </w:r>
    </w:p>
    <w:p>
      <w:pPr>
        <w:pStyle w:val="Heading2"/>
        <w:spacing w:after="120" w:before="280"/>
      </w:pPr>
      <w:r>
        <w:rPr>
          <w:rFonts w:ascii="Arial" w:cs="Arial" w:eastAsia="Arial" w:hAnsi="Arial"/>
          <w:b/>
          <w:bCs/>
          <w:color w:val="2E6DB4"/>
          <w:sz w:val="24"/>
          <w:szCs w:val="24"/>
        </w:rPr>
        <w:t xml:space="preserve">8.1 Sovos API Gereksinimleri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Servis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Metod</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Kullanım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SendUBL</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gönderme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GetEnvelopeStatus</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durum sorgulama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GetUblList</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Gelen fatura listesi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GetUbl</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XML indirme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GetInvResponses</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KABUL/RED takibi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GetUserList — VKN'yi PK etiketine (alias) çevirir. ReceiverIdentifier'a VKN değil alias gönderilir; alias boşsa 1181 hatası alınır. Sorgu sıklığı: günde 1 kez (Sovos SSS)</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VKN/GİB mükellef sorgusu</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SendInvoice</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gönderme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GetInvoiceDocument</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durum sorgulama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CancelInvoice</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iptali</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B22222" w:sz="1"/>
              <w:left w:val="single" w:color="B22222" w:sz="1"/>
              <w:bottom w:val="single" w:color="B22222" w:sz="1"/>
              <w:right w:val="single" w:color="B22222" w:sz="1"/>
            </w:tcBorders>
            <w:shd w:fill="FDECEA"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B22222" w:sz="1"/>
              <w:left w:val="single" w:color="B22222" w:sz="1"/>
              <w:bottom w:val="single" w:color="B22222" w:sz="1"/>
              <w:right w:val="single" w:color="B22222" w:sz="1"/>
            </w:tcBorders>
            <w:shd w:fill="FDECEA" w:val="clear"/>
            <w:tcMar>
              <w:top w:type="dxa" w:w="100"/>
              <w:left w:type="dxa" w:w="160"/>
              <w:bottom w:type="dxa" w:w="100"/>
              <w:right w:type="dxa" w:w="120"/>
            </w:tcMar>
          </w:tcPr>
          <w:p>
            <w:r>
              <w:rPr>
                <w:rFonts w:ascii="Arial" w:cs="Arial" w:eastAsia="Arial" w:hAnsi="Arial"/>
                <w:b/>
                <w:bCs/>
                <w:color w:val="B22222"/>
                <w:sz w:val="19"/>
                <w:szCs w:val="19"/>
              </w:rPr>
              <w:t xml:space="preserve">Kritik Entegrasyon Kuralı: </w:t>
            </w:r>
            <w:r>
              <w:rPr>
                <w:rFonts w:ascii="Arial" w:cs="Arial" w:eastAsia="Arial" w:hAnsi="Arial"/>
                <w:color w:val="1A1A1A"/>
                <w:sz w:val="19"/>
                <w:szCs w:val="19"/>
              </w:rPr>
              <w:t xml:space="preserve">e-Fatura (InvoiceService) ve e-Arşiv (ArchiveService) FARKLI credentials kullanır. Aynı bilgilerle her iki servisi çağırmak 401 hatası verir. GetEnvelopeStatus YALNIZCA InvoiceService içindir — e-Arşiv için GetInvoiceDocument kullanılmalıdır.</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8.2 GİB Entegrasyon Kuralları</w:t>
      </w:r>
    </w:p>
    <w:p>
      <w:pPr>
        <w:pStyle w:val="ListParagraph"/>
        <w:numPr>
          <w:ilvl w:val="0"/>
          <w:numId w:val="2"/>
        </w:numPr>
        <w:spacing w:after="60" w:before="60"/>
      </w:pPr>
      <w:r>
        <w:rPr>
          <w:rFonts w:ascii="Arial" w:cs="Arial" w:eastAsia="Arial" w:hAnsi="Arial"/>
          <w:sz w:val="20"/>
          <w:szCs w:val="20"/>
        </w:rPr>
        <w:t xml:space="preserve">ZIP dosyası adı = XML dosyası adı = Zarf ID = Fatura UUID (GİB 1133/1142 kuralı)</w:t>
      </w:r>
    </w:p>
    <w:p>
      <w:pPr>
        <w:pStyle w:val="ListParagraph"/>
        <w:numPr>
          <w:ilvl w:val="0"/>
          <w:numId w:val="2"/>
        </w:numPr>
        <w:spacing w:after="60" w:before="60"/>
      </w:pPr>
      <w:r>
        <w:rPr>
          <w:rFonts w:ascii="Arial" w:cs="Arial" w:eastAsia="Arial" w:hAnsi="Arial"/>
          <w:sz w:val="20"/>
          <w:szCs w:val="20"/>
        </w:rPr>
        <w:t xml:space="preserve">Fatura UUID: Python uuid4() — 36 karakterli, tire dahil</w:t>
      </w:r>
    </w:p>
    <w:p>
      <w:pPr>
        <w:pStyle w:val="ListParagraph"/>
        <w:numPr>
          <w:ilvl w:val="0"/>
          <w:numId w:val="2"/>
        </w:numPr>
        <w:spacing w:after="60" w:before="60"/>
      </w:pPr>
      <w:r>
        <w:rPr>
          <w:rFonts w:ascii="Arial" w:cs="Arial" w:eastAsia="Arial" w:hAnsi="Arial"/>
          <w:sz w:val="20"/>
          <w:szCs w:val="20"/>
        </w:rPr>
        <w:t xml:space="preserve">UBL-TR versiyon: 2.1 / CustomizationID: TR1.2 — sabit</w:t>
      </w:r>
    </w:p>
    <w:p>
      <w:pPr>
        <w:pStyle w:val="ListParagraph"/>
        <w:numPr>
          <w:ilvl w:val="0"/>
          <w:numId w:val="2"/>
        </w:numPr>
        <w:spacing w:after="60" w:before="60"/>
      </w:pPr>
      <w:r>
        <w:rPr>
          <w:rFonts w:ascii="Arial" w:cs="Arial" w:eastAsia="Arial" w:hAnsi="Arial"/>
          <w:sz w:val="20"/>
          <w:szCs w:val="20"/>
        </w:rPr>
        <w:t xml:space="preserve">Gönderim öncesi XSD + Schematron validasyon zorunlu</w:t>
      </w:r>
    </w:p>
    <w:p>
      <w:pPr>
        <w:pStyle w:val="ListParagraph"/>
        <w:numPr>
          <w:ilvl w:val="0"/>
          <w:numId w:val="2"/>
        </w:numPr>
        <w:spacing w:after="60" w:before="60"/>
      </w:pPr>
      <w:r>
        <w:rPr>
          <w:rFonts w:ascii="Arial" w:cs="Arial" w:eastAsia="Arial" w:hAnsi="Arial"/>
          <w:sz w:val="20"/>
          <w:szCs w:val="20"/>
        </w:rPr>
        <w:t xml:space="preserve">Mükerrer UUID ile gönderim: 1163 hatası — kesinlikle yapılmaz</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9. Kapsam Dışı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C75B00" w:sz="1"/>
              <w:left w:val="single" w:color="C75B00" w:sz="1"/>
              <w:bottom w:val="single" w:color="C75B00" w:sz="1"/>
              <w:right w:val="single" w:color="C75B00" w:sz="1"/>
            </w:tcBorders>
            <w:shd w:fill="FFF0E0"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C75B00" w:sz="1"/>
              <w:left w:val="single" w:color="C75B00" w:sz="1"/>
              <w:bottom w:val="single" w:color="C75B00" w:sz="1"/>
              <w:right w:val="single" w:color="C75B00" w:sz="1"/>
            </w:tcBorders>
            <w:shd w:fill="FFF0E0" w:val="clear"/>
            <w:tcMar>
              <w:top w:type="dxa" w:w="100"/>
              <w:left w:type="dxa" w:w="160"/>
              <w:bottom w:type="dxa" w:w="100"/>
              <w:right w:type="dxa" w:w="120"/>
            </w:tcMar>
          </w:tcPr>
          <w:p>
            <w:r>
              <w:rPr>
                <w:rFonts w:ascii="Arial" w:cs="Arial" w:eastAsia="Arial" w:hAnsi="Arial"/>
                <w:b/>
                <w:bCs/>
                <w:color w:val="C75B00"/>
                <w:sz w:val="19"/>
                <w:szCs w:val="19"/>
              </w:rPr>
              <w:t xml:space="preserve">Önemli: </w:t>
            </w:r>
            <w:r>
              <w:rPr>
                <w:rFonts w:ascii="Arial" w:cs="Arial" w:eastAsia="Arial" w:hAnsi="Arial"/>
                <w:color w:val="1A1A1A"/>
                <w:sz w:val="19"/>
                <w:szCs w:val="19"/>
              </w:rPr>
              <w:t xml:space="preserve">Aşağıdaki özellikler bu projenin kapsamında değildir. Farklı GİB servisi veya yasal süreç gerektirmektedir. Gelecek proje fazlarında ele alınabilir.</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Kapsam Dışı</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Neden</w:t>
            </w:r>
          </w:p>
        </w:tc>
        <w:tc>
          <w:tcPr>
            <w:tcW w:type="dxa" w:w="3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Gelecek Faz?</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e-İrsaliye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Ayrı GİB uygulaması, farklı UBL şeması</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e-SMM</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Farklı belge türü, ayrı GİB servisi</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e-Defter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Aylık XBrl gönderimi, tamamen ayrı süreç</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e-Mutabakat / Ba-Bs</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Ayrı GİB servisi, beyanname bağlantısı</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e-Beyanname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KDV, muhtasar — farklı GİB sistemi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e-Müstahsil Makbuzu</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Tarımsal alım, ayrı belge türü</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Değerlendirilecek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TCMB Kur Çekimi</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Ayrı API entegrasyonu gerektirir</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e-Ticaret / Pazaryeri</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Otomatik sipariş→fatura akışı</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2</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10. Kabul Kriterleri</w:t>
      </w:r>
    </w:p>
    <w:p>
      <w:pPr>
        <w:pStyle w:val="Heading2"/>
        <w:spacing w:after="120" w:before="280"/>
      </w:pPr>
      <w:r>
        <w:rPr>
          <w:rFonts w:ascii="Arial" w:cs="Arial" w:eastAsia="Arial" w:hAnsi="Arial"/>
          <w:b/>
          <w:bCs/>
          <w:color w:val="2E6DB4"/>
          <w:sz w:val="24"/>
          <w:szCs w:val="24"/>
        </w:rPr>
        <w:t xml:space="preserve">10.1 Kritik Kabul Kriterleri (P0 — Canlıya Çıkış Şartı)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Kriter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Yöntemi</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AC-01</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kayıtlı alıcıya TICARIFATURA başarıyla iletilir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#7</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AC-02</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kayıtsız alıcıya e-Arşiv başarıyla iletilir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#8</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AC-03</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XSD validasyon hatası Sovos'a ulaşmadan yakalanır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#2</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AC-04</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Schematron hatası Sovos'a ulaşmadan yakalanır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AC-05</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 ağ kesintisinde numara çakışması oluşmaz</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#6</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AC-06</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Gelen fatura ir.cron ile otomatik alınır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#29</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AC-07</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muhasebe fişi TDHP 120/600/391 ile doğru oluşur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#33</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AC-08</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muhasebe fişi TDHP 320/190/gider ile doğru oluşur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AC-09</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del w:id="107" w:author="Claude" w:date="2026-06-13T00:00:00Z">
              <w:r>
                <w:rPr>
                  <w:rFonts w:ascii="Arial" w:cs="Arial" w:eastAsia="Arial" w:hAnsi="Arial"/>
                  <w:color w:val="1A1A1A"/>
                  <w:sz w:val="18"/>
                  <w:szCs w:val="18"/>
                </w:rPr>
                <w:delText xml:space="preserve">Teknik hata durumunda aynı UUID ile yeniden gönderim</w:delText>
              </w:r>
            </w:del>
            <w:ins w:id="108" w:author="Claude" w:date="2026-06-13T00:00:00Z">
              <w:r>
                <w:rPr>
                  <w:rFonts w:ascii="Arial" w:cs="Arial" w:eastAsia="Arial" w:hAnsi="Arial"/>
                  <w:color w:val="1A1A1A"/>
                  <w:sz w:val="18"/>
                  <w:szCs w:val="18"/>
                </w:rPr>
                <w:t xml:space="preserve">Teknik hata durumunda yeniden gönderimde Fatura ID aynı kalır, UUID değişir; 1163 (mükerrer UUID) hatası oluşmaz</w:t>
              </w:r>
            </w:ins>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#16</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AC-10</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iptali Sovos API ile başarıyla yapılır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#24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AC-11</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Çok şirket: Her şirket kendi credentials ile gönderir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#32</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AC-12</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ZIP/XML adı UUID ile eşleşiyor, 1133/1142 hatası yok</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#31</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10.2 Önemli Kabul Kriterleri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Kriter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Yöntemi</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AC-13</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Bağlantı testi butonu başarılı/başarısız bildirim verir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AC-14</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önizleme Odoo içinde açılır, validasyon gösterilir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AC-15</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uyarısı cron 7. günde e-posta gönderir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#28</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AC-16</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Cron hatası anında admin bildirimine düşer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#18</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AC-17</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Hata mesajları Türkçe ve kullanıcı dostu</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#34</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AC-18</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Dashboard filtreler doğru fatura listesi gösterir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#19</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11. Risk Analizi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Olasılık</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4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Azaltma Stratejisi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API değişikliği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Servis katmanı izole — değişiklik lokalize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Schematron güncellemesi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Şema dosyaları modül içinde, Odoo güncellemesiyle dağıtılır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servis kesintisi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sayesinde fatura akışı devam eder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Rate limit aşımı</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500ms bekleme + exponential backoff</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numara çakışması</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Çok 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 mekanizması</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değişikliği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Bölüm 9.3 kapsam dışı listesi — modüler yapı</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Yanlış belge türü gönderimi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kayıtsız + TICARIFATURA seçiminde uyarı kutusu</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şablon API kısıtı</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Geliştirme öncesi Sovos teknik destek teyidi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süre ihlali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uyarı + blok mekanizması</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KVKK ihlali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Çok düşük</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Staging'de anonimleştirme zorunlu</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12. Sektör Karşılaştırması — Rekabet Analizi</w:t>
      </w:r>
    </w:p>
    <w:p>
      <w:pPr>
        <w:spacing w:after="80" w:before="80"/>
      </w:pPr>
      <w:r>
        <w:rPr>
          <w:rFonts w:ascii="Arial" w:cs="Arial" w:eastAsia="Arial" w:hAnsi="Arial"/>
          <w:color w:val="1A1A1A"/>
          <w:sz w:val="20"/>
          <w:szCs w:val="20"/>
        </w:rPr>
        <w:t xml:space="preserve">Logo Tiger, Mikro, ETA ve Vega sistemleri kapsamlı araştırılmış; her tasarım kararında sektör standardı esas alınmıştır.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6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Logo Tiger</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Mikro</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ETA/Vega</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Sektör</w:t>
            </w:r>
          </w:p>
        </w:tc>
        <w:tc>
          <w:tcPr>
            <w:tcW w:type="dxa" w:w="16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Bizim Çözüm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Atomik fatura numarası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otomatik uyarısı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cache (akıllı filtre)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Daha iyi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Portal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Odoo içi</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Bağlantı testi butonu</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başarısızlık bildirimi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ekranı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ekranı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Anlık</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Kullanıcı dostu hata mesajı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Dashboard / Durum ekranı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Tam GİB durum kodu listesi — Yeni: 1200 (zarf işlendi/GIB_PENDING), 1220 (hedeften yanıt yok/GIB_PENDING — TEKRAR GÖNDERİLMEZ), 1176–1177 (imza yetkisiz/GIB_SOVOS_SUPPORT), 1180–1183 (adres hataları/GIB_RETRY_SAME_UUID), 1190–1195 (sistem hatası/GIB_RETRY_SAME_UUID)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Tam (30+)</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2D6A2D" w:sz="1"/>
              <w:left w:val="single" w:color="2D6A2D" w:sz="1"/>
              <w:bottom w:val="single" w:color="2D6A2D" w:sz="1"/>
              <w:right w:val="single" w:color="2D6A2D" w:sz="1"/>
            </w:tcBorders>
            <w:shd w:fill="E8F5E8"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2D6A2D" w:sz="1"/>
              <w:left w:val="single" w:color="2D6A2D" w:sz="1"/>
              <w:bottom w:val="single" w:color="2D6A2D" w:sz="1"/>
              <w:right w:val="single" w:color="2D6A2D" w:sz="1"/>
            </w:tcBorders>
            <w:shd w:fill="E8F5E8" w:val="clear"/>
            <w:tcMar>
              <w:top w:type="dxa" w:w="100"/>
              <w:left w:type="dxa" w:w="160"/>
              <w:bottom w:type="dxa" w:w="100"/>
              <w:right w:type="dxa" w:w="120"/>
            </w:tcMar>
          </w:tcPr>
          <w:p>
            <w:r>
              <w:rPr>
                <w:rFonts w:ascii="Arial" w:cs="Arial" w:eastAsia="Arial" w:hAnsi="Arial"/>
                <w:b/>
                <w:bCs/>
                <w:color w:val="2D6A2D"/>
                <w:sz w:val="19"/>
                <w:szCs w:val="19"/>
              </w:rPr>
              <w:t xml:space="preserve">Sonuç: </w:t>
            </w:r>
            <w:r>
              <w:rPr>
                <w:rFonts w:ascii="Arial" w:cs="Arial" w:eastAsia="Arial" w:hAnsi="Arial"/>
                <w:color w:val="1A1A1A"/>
                <w:sz w:val="19"/>
                <w:szCs w:val="19"/>
              </w:rPr>
              <w:t xml:space="preserve">Bizim çözüm Schematron validasyonu, atomik fatura numarası, 8 gün otomatik uyarısı ve anlık cron bildirimi gibi alanlarda sektör liderlerinden daha iyi bir yaklaşım sunmaktadır.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13. Uygulama Planı Önerisi</w:t>
      </w:r>
    </w:p>
    <w:p>
      <w:pPr>
        <w:pStyle w:val="Heading2"/>
        <w:spacing w:after="120" w:before="280"/>
      </w:pPr>
      <w:r>
        <w:rPr>
          <w:rFonts w:ascii="Arial" w:cs="Arial" w:eastAsia="Arial" w:hAnsi="Arial"/>
          <w:b/>
          <w:bCs/>
          <w:color w:val="2E6DB4"/>
          <w:sz w:val="24"/>
          <w:szCs w:val="24"/>
        </w:rPr>
        <w:t xml:space="preserve">13.1 Faz 1 — Temel Entegrasyon (P0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FR/AC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Modül iskeleti + Sovos servis katmanı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FR-39,40,43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cache + UBL builder + XSD validasyon</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FR-41,05,06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 + atomik numara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FR-07,08</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tekil gönderim + iptal akışları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FR-01,33,34,35,36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gönderim + e-posta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fatura senkronizasyonu + muhasebe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FR-16-27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KABUL/RED + 8 gün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FR-22,23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 hata düzeltme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AC-01 - AC-12</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1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~12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P0 tüm gereksinimler</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13.2 Faz 2 — Kullanıcı Deneyimi (P1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FR/AC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FR-09, AC-14</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Dashboard + inline hata bandı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FR-29,30, AC-17,18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bildirimi + admin alert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0.5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FR-31, AC-16</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arşivi + bağlantı testi</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FR-14,39, AC-13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 entegrasyon</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AC-13 - AC-18</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2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~5.5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P1 tüm gereksinimler</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13.3 Faz 3 — İleri Özellikler (P2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Kur farkı faturası wizard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PDF indirme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0.5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Firma bazlı fatura tasarımı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FR-44</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3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~2.5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P2 gereksinimler</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2E6DB4" w:sz="1"/>
              <w:left w:val="single" w:color="2E6DB4" w:sz="1"/>
              <w:bottom w:val="single" w:color="2E6DB4" w:sz="1"/>
              <w:right w:val="single" w:color="2E6DB4" w:sz="1"/>
            </w:tcBorders>
            <w:shd w:fill="D6E8FF" w:val="clear"/>
            <w:tcMar>
              <w:top w:type="dxa" w:w="100"/>
              <w:left w:type="dxa" w:w="120"/>
              <w:bottom w:type="dxa" w:w="100"/>
              <w:right w:type="dxa" w:w="120"/>
            </w:tcMar>
            <w:vAlign w:val="center"/>
          </w:tcPr>
          <w:p>
            <w:pPr>
              <w:jc w:val="center"/>
            </w:pPr>
            <w:r>
              <w:rPr>
                <w:rFonts w:ascii="Arial" w:cs="Arial" w:eastAsia="Arial" w:hAnsi="Arial"/>
                <w:sz w:val="22"/>
                <w:szCs w:val="22"/>
              </w:rPr>
              <w:t xml:space="preserve">ℹ</w:t>
            </w:r>
          </w:p>
        </w:tc>
        <w:tc>
          <w:tcPr>
            <w:tcW w:type="dxa" w:w="8466"/>
            <w:tcBorders>
              <w:top w:val="single" w:color="2E6DB4" w:sz="1"/>
              <w:left w:val="single" w:color="2E6DB4" w:sz="1"/>
              <w:bottom w:val="single" w:color="2E6DB4" w:sz="1"/>
              <w:right w:val="single" w:color="2E6DB4" w:sz="1"/>
            </w:tcBorders>
            <w:shd w:fill="D6E8FF" w:val="clear"/>
            <w:tcMar>
              <w:top w:type="dxa" w:w="100"/>
              <w:left w:type="dxa" w:w="160"/>
              <w:bottom w:type="dxa" w:w="100"/>
              <w:right w:type="dxa" w:w="120"/>
            </w:tcMar>
          </w:tcPr>
          <w:p>
            <w:r>
              <w:rPr>
                <w:rFonts w:ascii="Arial" w:cs="Arial" w:eastAsia="Arial" w:hAnsi="Arial"/>
                <w:b/>
                <w:bCs/>
                <w:color w:val="2E6DB4"/>
                <w:sz w:val="19"/>
                <w:szCs w:val="19"/>
              </w:rPr>
              <w:t xml:space="preserve">Toplam Tahmini Süre: </w:t>
            </w:r>
            <w:r>
              <w:rPr>
                <w:rFonts w:ascii="Arial" w:cs="Arial" w:eastAsia="Arial" w:hAnsi="Arial"/>
                <w:color w:val="1A1A1A"/>
                <w:sz w:val="19"/>
                <w:szCs w:val="19"/>
              </w:rPr>
              <w:t xml:space="preserve">Faz 1 + Faz 2 + Faz 3 = ~20 hafta. Bu tahmin tek bir Odoo geliştirici için verilmiştir. Ekip büyüklüğüne göre paralel geliştirme ile kısaltılabilir.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14. Döküman Onay ve Revizyon Geçmişi</w:t>
      </w:r>
    </w:p>
    <w:p>
      <w:pPr>
        <w:pStyle w:val="Heading2"/>
        <w:spacing w:after="120" w:before="280"/>
      </w:pPr>
      <w:r>
        <w:rPr>
          <w:rFonts w:ascii="Arial" w:cs="Arial" w:eastAsia="Arial" w:hAnsi="Arial"/>
          <w:b/>
          <w:bCs/>
          <w:color w:val="2E6DB4"/>
          <w:sz w:val="24"/>
          <w:szCs w:val="24"/>
        </w:rPr>
        <w:t xml:space="preserve">14.1 Onay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8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Paydaş</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Onay Durumu</w:t>
            </w:r>
          </w:p>
        </w:tc>
        <w:tc>
          <w:tcPr>
            <w:tcW w:type="dxa" w:w="1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Tarih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 Birimi Müdürü</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İçerik onayı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 Müşavir</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onayı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Yöneticisi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onay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Proje Yöneticisi</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Genel onay</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14.2 Revizyon Geçmişi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26"/>
        <w:gridCol w:w="20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Versiyon</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Tarih</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Değişiklik</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Hazırlayan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Haziran 2026</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İlk versiyon — Spec v6.0 baz alınarak oluşturuldu</w:t>
            </w:r>
          </w:p>
        </w:tc>
      </w:tr>
      <w:tr>
        <w:tc>
          <w:p>
            <w:r>
              <w:t>1.4</w:t>
            </w:r>
          </w:p>
        </w:tc>
        <w:tc>
          <w:p>
            <w:r>
              <w:t>Haziran 2026</w:t>
            </w:r>
          </w:p>
        </w:tc>
        <w:tc>
          <w:p>
            <w:r>
              <w:t xml:space="preserve">v8 uyum revizyonu: saxonche→lxml XPath (ubl_validator); yeni bileşenler eklendi (ubl_parser, incoming_matcher, efatura_product_mapping, incoming_invoice_match_wizard — 3 fazlı öğrenen eşleme motoru); FR-18/19 akıllı eşleme ile güncellendi; tests/__init__.py 4 yeni modül; kapak v1.4 / Spec v8.0; İlgili Spec güncellendi</w:t>
            </w:r>
          </w:p>
        </w:tc>
        <w:tc>
          <w:p>
            <w:r>
              <w:t>Proje Analiz</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Proje Analiz</w:t>
            </w:r>
          </w:p>
        </w:tc>
      </w:tr>
      <w:tr>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1.1</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Haziran 2026</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Kod incelemesi sonrası revizyon: x_efatura_type_updated tipi Datetime→Date düzeltildi; eksik alanlar eklendi (x_gib_status_code, x_efatura_alias, x_sovos_identifier, x_sovos_admin_email); Schematron referansı güncellendi (pre-compiled .sch.xsl)</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Proje Analiz</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Haziran 2026</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v6.1 kodu incelemesi: x_gib_admin_notified alanı eklendi; GİB durum setleri constants.py tek kaynağa taşındı; saxonche yoksa UserError; TICARIFATURA sent durumu iptal bloklandı; VERSION derleme talimatı Saxon HE ile düzeltildi. Kaynak belge incelemesi (Sovos PDF/Excel/API): 1200, 1220, 1176–1177, 1180–1183, 1190–1195 kodları eklendi; ReceiverIdentifier alias-only düzeltildi; getUBLList limit, getUserList günlük tavsiye, 7 gün VUK, IHRACAT kapsam dışı notları eklendi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Proje Analiz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ins w:id="121" w:author="Claude" w:date="2026-06-13T00:00:00Z">
              <w:r>
                <w:rPr>
                  <w:rFonts w:ascii="Arial" w:cs="Arial" w:eastAsia="Arial" w:hAnsi="Arial"/>
                  <w:color w:val="1A1A1A"/>
                  <w:sz w:val="18"/>
                  <w:szCs w:val="18"/>
                </w:rPr>
                <w:t xml:space="preserve">1.3</w:t>
              </w:r>
            </w:ins>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ins w:id="122" w:author="Claude" w:date="2026-06-13T00:00:00Z">
              <w:r>
                <w:rPr>
                  <w:rFonts w:ascii="Arial" w:cs="Arial" w:eastAsia="Arial" w:hAnsi="Arial"/>
                  <w:color w:val="1A1A1A"/>
                  <w:sz w:val="18"/>
                  <w:szCs w:val="18"/>
                </w:rPr>
                <w:t xml:space="preserve">Haziran 2026</w:t>
              </w:r>
            </w:ins>
          </w:p>
        </w:tc>
        <w:tc>
          <w:tcPr>
            <w:tcW w:type="dxa" w:w="4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ins w:id="123" w:author="Claude" w:date="2026-06-13T00:00:00Z">
              <w:r>
                <w:rPr>
                  <w:rFonts w:ascii="Arial" w:cs="Arial" w:eastAsia="Arial" w:hAnsi="Arial"/>
                  <w:color w:val="1A1A1A"/>
                  <w:sz w:val="18"/>
                  <w:szCs w:val="18"/>
                </w:rPr>
                <w:t xml:space="preserve">Sovos SSS ve UBL-TR Katalog kaynak incelemesi: FR-33/FR-37 UUID davranışı düzeltildi (Fatura ID aynı kalır, UUID değişir); FR-35 TEMELFATURA iptali için noter/KEP seçeneği eklendi; FR-16 getUBLList 1 günlük tarih aralığı kısıtı belgelendi; FR-22 çoklu uygulama yanıtı ve son geçerlilik kuralı eklendi; FR-34 e-Arşiv kısmi iptal yasağı ve seri numarası tekrar kullanım yasağı eklendi; FR-11 0 tutarlı fatura edge case eklendi; FR-05 UBL-TR versiyon adlandırması ve CopyIndicator/IssueTime gereksinimleri netleştirildi; x_gib_admin_notified alanı 1215 kodu davranışı güncellendi; AC-09 kabul kriteri düzeltildi.</w:t>
              </w:r>
            </w:ins>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ins w:id="124" w:author="Claude" w:date="2026-06-13T00:00:00Z">
              <w:r>
                <w:rPr>
                  <w:rFonts w:ascii="Arial" w:cs="Arial" w:eastAsia="Arial" w:hAnsi="Arial"/>
                  <w:color w:val="1A1A1A"/>
                  <w:sz w:val="18"/>
                  <w:szCs w:val="18"/>
                </w:rPr>
                <w:t xml:space="preserve">Proje Analiz</w:t>
              </w:r>
            </w:ins>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Kaynak</w:t>
            </w:r>
          </w:p>
        </w:tc>
        <w:tc>
          <w:tcPr>
            <w:tcW w:type="dxa" w:w="6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Referans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Spec</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 18 × Sovos e-Fatura Spec v8.0 (Haziran 2026)</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API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https://api.fitbulut.com/servis/#/eFatura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XSD + Schematron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https://ebelge.gib.gov.tr/dosyalar/kilavuzlar/e-FaturaPaket.zip</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589 Sıra VUK Tebliği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31.12.2025 tarih 33124 sayılı RG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Logo Tiger Referans</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https://docs.logo.com.tr/pages/viewpage.action?pageId=22273228</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e-Belge Portalı</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https://ebelge.gib.gov.tr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 18 Dış API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https://www.odoo.com/documentation/18.0/developer/reference/external_api.html</w:t>
            </w:r>
          </w:p>
        </w:tc>
      </w:tr>
    </w:tbl>
    <w:p>
      <w:pPr>
        <w:spacing w:after="200" w:before="200"/>
      </w:pPr>
      <w:r>
        <w:t xml:space="preserve"/>
      </w:r>
    </w:p>
    <w:p>
      <w:pPr>
        <w:pBdr>
          <w:top w:val="single" w:color="D6E8FF" w:sz="4"/>
        </w:pBdr>
        <w:spacing w:before="200"/>
        <w:jc w:val="center"/>
      </w:pPr>
      <w:r>
        <w:rPr>
          <w:rFonts w:ascii="Arial" w:cs="Arial" w:eastAsia="Arial" w:hAnsi="Arial"/>
          <w:color w:val="888888"/>
          <w:sz w:val="16"/>
          <w:szCs w:val="16"/>
        </w:rPr>
        <w:t xml:space="preserve">İş Gereksinimleri Analiz Dökümanı v1.4 — Odoo 18 × Sovos e-Fatura Entegrasyonu. Spec v8.0 ile uyumludur. Haziran 2026.</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2E6DB4" w:sz="6"/>
        <w:right w:val="none" w:color="FFFFFF" w:sz="0"/>
        <w:insideH w:val="single" w:color="auto" w:sz="4"/>
        <w:insideV w:val="single" w:color="auto" w:sz="4"/>
      </w:tblBorders>
    </w:tblPr>
    <w:tblGrid>
      <w:gridCol w:w="7200"/>
      <w:gridCol w:w="2438"/>
    </w:tblGrid>
    <w:tr>
      <w:tc>
        <w:tcPr>
          <w:tcBorders>
            <w:top w:val="none" w:color="FFFFFF" w:sz="0"/>
            <w:left w:val="none" w:color="FFFFFF" w:sz="0"/>
            <w:bottom w:val="none" w:color="FFFFFF" w:sz="0"/>
            <w:right w:val="none" w:color="FFFFFF" w:sz="0"/>
          </w:tcBorders>
        </w:tcPr>
        <w:p>
          <w:r>
            <w:rPr>
              <w:rFonts w:ascii="Arial" w:cs="Arial" w:eastAsia="Arial" w:hAnsi="Arial"/>
              <w:b/>
              <w:bCs/>
              <w:color w:val="1B3A6B"/>
              <w:sz w:val="18"/>
              <w:szCs w:val="18"/>
            </w:rPr>
            <w:t xml:space="preserve">İş Gereksinimleri Analiz Dökümanı — Odoo 18 × Sovos e-Fatura Entegrasyonu</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v1.0  |  Haziran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6DB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D6E6E"/>
      <w:sz w:val="21"/>
      <w:szCs w:val="21"/>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2026-06-07T16:25:52.165Z</dcterms:created>
  <dcterms:modified xsi:type="dcterms:W3CDTF">2026-06-07T16:25:52.207Z</dcterms:modified>
</cp:coreProperties>
</file>

<file path=docProps/custom.xml><?xml version="1.0" encoding="utf-8"?>
<Properties xmlns="http://schemas.openxmlformats.org/officeDocument/2006/custom-properties" xmlns:vt="http://schemas.openxmlformats.org/officeDocument/2006/docPropsVTypes"/>
</file>